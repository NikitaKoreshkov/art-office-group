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28EC" w:rsidRDefault="00341A9D">
      <w:pPr>
        <w:spacing w:before="1200" w:after="240"/>
        <w:jc w:val="center"/>
      </w:pPr>
      <w:r>
        <w:rPr>
          <w:b/>
          <w:bCs/>
          <w:color w:val="1F4E79"/>
          <w:sz w:val="44"/>
          <w:szCs w:val="44"/>
        </w:rPr>
        <w:t>ТЕХНИЧЕСКОЕ ЗАДАНИЕ</w:t>
      </w:r>
    </w:p>
    <w:p w:rsidR="004328EC" w:rsidRDefault="00341A9D">
      <w:pPr>
        <w:spacing w:after="240"/>
        <w:jc w:val="center"/>
      </w:pPr>
      <w:proofErr w:type="gramStart"/>
      <w:r>
        <w:rPr>
          <w:sz w:val="28"/>
          <w:szCs w:val="28"/>
        </w:rPr>
        <w:t>одностраничный</w:t>
      </w:r>
      <w:proofErr w:type="gramEnd"/>
      <w:r>
        <w:rPr>
          <w:sz w:val="28"/>
          <w:szCs w:val="28"/>
        </w:rPr>
        <w:t xml:space="preserve"> сайт (</w:t>
      </w:r>
      <w:proofErr w:type="spellStart"/>
      <w:r>
        <w:rPr>
          <w:sz w:val="28"/>
          <w:szCs w:val="28"/>
        </w:rPr>
        <w:t>лендинг</w:t>
      </w:r>
      <w:proofErr w:type="spellEnd"/>
      <w:r>
        <w:rPr>
          <w:sz w:val="28"/>
          <w:szCs w:val="28"/>
        </w:rPr>
        <w:t>)</w:t>
      </w:r>
    </w:p>
    <w:p w:rsidR="004328EC" w:rsidRPr="00341A9D" w:rsidRDefault="00341A9D">
      <w:pPr>
        <w:spacing w:after="600"/>
        <w:jc w:val="center"/>
        <w:rPr>
          <w:lang w:val="en-US"/>
        </w:rPr>
      </w:pPr>
      <w:r w:rsidRPr="00341A9D">
        <w:rPr>
          <w:b/>
          <w:bCs/>
          <w:color w:val="1F4E79"/>
          <w:sz w:val="36"/>
          <w:szCs w:val="36"/>
          <w:lang w:val="en-US"/>
        </w:rPr>
        <w:t>ART OFFICE GROUP</w:t>
      </w:r>
    </w:p>
    <w:p w:rsidR="004328EC" w:rsidRPr="00341A9D" w:rsidRDefault="00341A9D">
      <w:pPr>
        <w:spacing w:after="100"/>
        <w:jc w:val="center"/>
        <w:rPr>
          <w:lang w:val="en-US"/>
        </w:rPr>
      </w:pPr>
      <w:proofErr w:type="gramStart"/>
      <w:r w:rsidRPr="00341A9D">
        <w:rPr>
          <w:color w:val="595959"/>
          <w:sz w:val="24"/>
          <w:szCs w:val="24"/>
          <w:lang w:val="en-US"/>
        </w:rPr>
        <w:t>art-office.kz</w:t>
      </w:r>
      <w:proofErr w:type="gramEnd"/>
    </w:p>
    <w:p w:rsidR="004328EC" w:rsidRDefault="00341A9D">
      <w:pPr>
        <w:spacing w:after="600"/>
        <w:jc w:val="center"/>
      </w:pPr>
      <w:r>
        <w:rPr>
          <w:i/>
          <w:iCs/>
          <w:color w:val="595959"/>
        </w:rPr>
        <w:t>Изделия из стекла, алюминия и металла. Строительство «под ключ».</w:t>
      </w:r>
    </w:p>
    <w:p w:rsidR="004328EC" w:rsidRDefault="00341A9D">
      <w:pPr>
        <w:pStyle w:val="1"/>
      </w:pPr>
      <w:r>
        <w:t>Концепция сайта</w:t>
      </w:r>
    </w:p>
    <w:p w:rsidR="004328EC" w:rsidRDefault="00341A9D">
      <w:pPr>
        <w:spacing w:after="120"/>
      </w:pPr>
      <w:r>
        <w:t>Одностраничный сайт (</w:t>
      </w:r>
      <w:proofErr w:type="spellStart"/>
      <w:r>
        <w:t>landing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). Главная задача — довести посетителя до заявки или звонка. Все детальные подробности по проектам, материалам, ценам и срокам менеджер проговаривает с клиентом при первом </w:t>
      </w:r>
      <w:proofErr w:type="spellStart"/>
      <w:r>
        <w:t>созвоне</w:t>
      </w:r>
      <w:proofErr w:type="spellEnd"/>
      <w:r>
        <w:t>.</w:t>
      </w:r>
    </w:p>
    <w:p w:rsidR="004328EC" w:rsidRDefault="00341A9D">
      <w:pPr>
        <w:spacing w:after="120"/>
      </w:pPr>
      <w:r>
        <w:t>Подача — спокойная, техническая, без перег</w:t>
      </w:r>
      <w:r>
        <w:t>руза текстом. Сайт показывает: что компания умеет, для кого работает, кому уже сделала, и как с ней связаться.</w:t>
      </w:r>
    </w:p>
    <w:p w:rsidR="004328EC" w:rsidRDefault="004328EC">
      <w:pPr>
        <w:spacing w:after="120"/>
      </w:pPr>
    </w:p>
    <w:p w:rsidR="004328EC" w:rsidRDefault="00341A9D">
      <w:pPr>
        <w:pStyle w:val="2"/>
      </w:pPr>
      <w:r>
        <w:t>Логика страницы</w:t>
      </w:r>
    </w:p>
    <w:p w:rsidR="004328EC" w:rsidRDefault="00341A9D">
      <w:pPr>
        <w:spacing w:after="120"/>
      </w:pPr>
      <w:r>
        <w:t>Посетитель листает экран за экраном: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Видит, чем занимается компания (</w:t>
      </w:r>
      <w:proofErr w:type="spellStart"/>
      <w:r>
        <w:rPr>
          <w:color w:val="000000"/>
        </w:rPr>
        <w:t>Hero</w:t>
      </w:r>
      <w:proofErr w:type="spellEnd"/>
      <w:r>
        <w:rPr>
          <w:color w:val="000000"/>
        </w:rPr>
        <w:t>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Понимает, какие услуги доступны (направления).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Видит реальные объекты (портфолио).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Видит логотипы клиентов уровня BMW, </w:t>
      </w:r>
      <w:proofErr w:type="spellStart"/>
      <w:r>
        <w:rPr>
          <w:color w:val="000000"/>
        </w:rPr>
        <w:t>Burger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Maqan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Hotel</w:t>
      </w:r>
      <w:proofErr w:type="spellEnd"/>
      <w:r>
        <w:rPr>
          <w:color w:val="000000"/>
        </w:rPr>
        <w:t>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Понимает, как с компанией работать (3 шага).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Оставляет заявку или звонит.</w:t>
      </w:r>
    </w:p>
    <w:p w:rsidR="004328EC" w:rsidRDefault="004328EC">
      <w:pPr>
        <w:spacing w:after="120"/>
      </w:pPr>
    </w:p>
    <w:p w:rsidR="004328EC" w:rsidRDefault="00341A9D">
      <w:pPr>
        <w:pStyle w:val="2"/>
      </w:pPr>
      <w:r>
        <w:t>Контакты</w:t>
      </w:r>
    </w:p>
    <w:tbl>
      <w:tblPr>
        <w:tblStyle w:val="a5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Реквизиты для шапки и подвала</w:t>
            </w:r>
          </w:p>
          <w:p w:rsidR="004328EC" w:rsidRDefault="00341A9D">
            <w:pPr>
              <w:spacing w:after="40"/>
            </w:pPr>
            <w:r>
              <w:t>ТОО «ART OFFICE GROUP»</w:t>
            </w:r>
          </w:p>
          <w:p w:rsidR="004328EC" w:rsidRDefault="00341A9D">
            <w:pPr>
              <w:spacing w:after="40"/>
            </w:pPr>
            <w:r>
              <w:t xml:space="preserve">г. Алматы, ул. </w:t>
            </w:r>
            <w:proofErr w:type="spellStart"/>
            <w:r>
              <w:t>Мауленова</w:t>
            </w:r>
            <w:proofErr w:type="spellEnd"/>
            <w:r>
              <w:t>, 111, оф. 2</w:t>
            </w:r>
          </w:p>
          <w:p w:rsidR="004328EC" w:rsidRDefault="00341A9D">
            <w:pPr>
              <w:spacing w:after="40"/>
            </w:pPr>
            <w:r>
              <w:t>+7 (700) 399 79 31</w:t>
            </w:r>
          </w:p>
          <w:p w:rsidR="004328EC" w:rsidRDefault="00341A9D">
            <w:pPr>
              <w:spacing w:after="40"/>
            </w:pPr>
            <w:r>
              <w:t>+7 (727) 222 33 44</w:t>
            </w:r>
          </w:p>
          <w:p w:rsidR="004328EC" w:rsidRDefault="00341A9D">
            <w:pPr>
              <w:spacing w:after="40"/>
            </w:pPr>
            <w:r>
              <w:t>info@art-office.kz</w:t>
            </w:r>
          </w:p>
          <w:p w:rsidR="004328EC" w:rsidRDefault="00341A9D">
            <w:pPr>
              <w:spacing w:after="40"/>
            </w:pPr>
            <w:proofErr w:type="spellStart"/>
            <w:r>
              <w:t>Пн</w:t>
            </w:r>
            <w:proofErr w:type="spellEnd"/>
            <w:r>
              <w:t>–</w:t>
            </w:r>
            <w:proofErr w:type="spellStart"/>
            <w:r>
              <w:t>Пт</w:t>
            </w:r>
            <w:proofErr w:type="spellEnd"/>
            <w:r>
              <w:t>, 9:00–18:00</w:t>
            </w:r>
          </w:p>
        </w:tc>
      </w:tr>
    </w:tbl>
    <w:p w:rsidR="004328EC" w:rsidRDefault="004328EC">
      <w:pPr>
        <w:pageBreakBefore/>
      </w:pPr>
    </w:p>
    <w:tbl>
      <w:tblPr>
        <w:tblStyle w:val="a6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0. ШАПКА</w:t>
            </w:r>
          </w:p>
        </w:tc>
      </w:tr>
    </w:tbl>
    <w:p w:rsidR="004328EC" w:rsidRDefault="004328EC">
      <w:pPr>
        <w:spacing w:after="120"/>
      </w:pPr>
    </w:p>
    <w:p w:rsidR="004328EC" w:rsidRDefault="00341A9D">
      <w:pPr>
        <w:pStyle w:val="3"/>
      </w:pPr>
      <w:r>
        <w:t>Состав</w:t>
      </w:r>
    </w:p>
    <w:p w:rsidR="004328EC" w:rsidRPr="00341A9D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rPr>
          <w:lang w:val="en-US"/>
        </w:rPr>
      </w:pPr>
      <w:r>
        <w:rPr>
          <w:color w:val="000000"/>
        </w:rPr>
        <w:t>Логотип</w:t>
      </w:r>
      <w:r w:rsidRPr="00341A9D">
        <w:rPr>
          <w:color w:val="000000"/>
          <w:lang w:val="en-US"/>
        </w:rPr>
        <w:t xml:space="preserve"> ART OFFICE GROUP (</w:t>
      </w:r>
      <w:r>
        <w:rPr>
          <w:color w:val="000000"/>
        </w:rPr>
        <w:t>слева</w:t>
      </w:r>
      <w:r w:rsidRPr="00341A9D">
        <w:rPr>
          <w:color w:val="000000"/>
          <w:lang w:val="en-US"/>
        </w:rPr>
        <w:t>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Якорное меню по экранам сайта: Услуги · Объекты · Клиенты · Контакты.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Телефон +7 (700) 399 79 31 (крупно).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Иконка </w:t>
      </w:r>
      <w:proofErr w:type="spellStart"/>
      <w:r>
        <w:rPr>
          <w:color w:val="000000"/>
        </w:rPr>
        <w:t>WhatsApp</w:t>
      </w:r>
      <w:proofErr w:type="spellEnd"/>
      <w:r>
        <w:rPr>
          <w:color w:val="000000"/>
        </w:rPr>
        <w:t>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Кнопка «Заказать звонок» (акцентная).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На мобильных — </w:t>
      </w:r>
      <w:proofErr w:type="spellStart"/>
      <w:r>
        <w:rPr>
          <w:color w:val="000000"/>
        </w:rPr>
        <w:t>бургер</w:t>
      </w:r>
      <w:proofErr w:type="spellEnd"/>
      <w:r>
        <w:rPr>
          <w:color w:val="000000"/>
        </w:rPr>
        <w:t>-меню.</w:t>
      </w:r>
    </w:p>
    <w:p w:rsidR="004328EC" w:rsidRDefault="004328EC">
      <w:pPr>
        <w:spacing w:after="120"/>
      </w:pPr>
    </w:p>
    <w:p w:rsidR="004328EC" w:rsidRDefault="00341A9D">
      <w:pPr>
        <w:pStyle w:val="3"/>
      </w:pPr>
      <w:r>
        <w:t>Плавающая кнопка</w:t>
      </w:r>
    </w:p>
    <w:p w:rsidR="004328EC" w:rsidRDefault="00341A9D">
      <w:pPr>
        <w:spacing w:after="120"/>
      </w:pPr>
      <w:r>
        <w:t>Красная круглая кнопка-телефон в правом нижнем углу — сохраняем как на текущем сайте. Открывает звонок.</w:t>
      </w:r>
    </w:p>
    <w:p w:rsidR="004328EC" w:rsidRDefault="004328EC">
      <w:pPr>
        <w:pageBreakBefore/>
      </w:pPr>
    </w:p>
    <w:p w:rsidR="004328EC" w:rsidRDefault="00341A9D">
      <w:pPr>
        <w:pStyle w:val="1"/>
      </w:pPr>
      <w:r>
        <w:t>ОДНА СТРАНИЦА — ПОБЛОЧНО</w:t>
      </w:r>
    </w:p>
    <w:p w:rsidR="004328EC" w:rsidRDefault="00341A9D">
      <w:pPr>
        <w:spacing w:after="120"/>
      </w:pPr>
      <w:r>
        <w:rPr>
          <w:i/>
          <w:iCs/>
          <w:color w:val="595959"/>
        </w:rPr>
        <w:t>Каждый блок: заголовок, текст, кнопки, комментарий для дизайнера.</w:t>
      </w:r>
    </w:p>
    <w:p w:rsidR="004328EC" w:rsidRDefault="004328EC">
      <w:pPr>
        <w:spacing w:after="120"/>
      </w:pPr>
    </w:p>
    <w:tbl>
      <w:tblPr>
        <w:tblStyle w:val="a7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1. HERO — ПЕРВЫЙ ЭКРАН</w:t>
            </w:r>
          </w:p>
        </w:tc>
      </w:tr>
    </w:tbl>
    <w:p w:rsidR="004328EC" w:rsidRDefault="00341A9D">
      <w:pPr>
        <w:pStyle w:val="3"/>
      </w:pPr>
      <w:r>
        <w:t>Заголовок (H1)</w:t>
      </w:r>
    </w:p>
    <w:p w:rsidR="004328EC" w:rsidRDefault="00341A9D">
      <w:pPr>
        <w:spacing w:after="120"/>
      </w:pPr>
      <w:del w:id="0" w:author="Art Office" w:date="2026-05-12T11:14:00Z">
        <w:r w:rsidDel="00341A9D">
          <w:delText>Стекло</w:delText>
        </w:r>
      </w:del>
      <w:proofErr w:type="spellStart"/>
      <w:ins w:id="1" w:author="Art Office" w:date="2026-05-12T11:14:00Z">
        <w:r>
          <w:t>Светопрозрачные</w:t>
        </w:r>
        <w:proofErr w:type="spellEnd"/>
        <w:r>
          <w:t xml:space="preserve"> конструкции- витражи</w:t>
        </w:r>
      </w:ins>
      <w:ins w:id="2" w:author="Art Office" w:date="2026-05-12T11:15:00Z">
        <w:r>
          <w:t xml:space="preserve">, перегородки, двери, </w:t>
        </w:r>
      </w:ins>
      <w:ins w:id="3" w:author="Art Office" w:date="2026-05-12T11:16:00Z">
        <w:r>
          <w:t>ограждения, стеклянные козырьки</w:t>
        </w:r>
      </w:ins>
      <w:del w:id="4" w:author="Art Office" w:date="2026-05-12T11:16:00Z">
        <w:r w:rsidDel="00341A9D">
          <w:delText>, алюминий, металл — конструкции для бизнеса</w:delText>
        </w:r>
      </w:del>
    </w:p>
    <w:p w:rsidR="004328EC" w:rsidRDefault="00341A9D">
      <w:pPr>
        <w:pStyle w:val="3"/>
      </w:pPr>
      <w:r>
        <w:t>Подзаголовок</w:t>
      </w:r>
    </w:p>
    <w:p w:rsidR="004328EC" w:rsidRDefault="00341A9D">
      <w:pPr>
        <w:spacing w:after="120"/>
      </w:pPr>
      <w:r>
        <w:t>Производим и монтируем перегородки, двери, окна, витражи</w:t>
      </w:r>
      <w:ins w:id="5" w:author="Art Office" w:date="2026-05-12T11:16:00Z">
        <w:r>
          <w:t>, стеклянные козырьки</w:t>
        </w:r>
      </w:ins>
      <w:r>
        <w:t xml:space="preserve"> и фасады. Берём проекты «под ключ» в Алматы и </w:t>
      </w:r>
      <w:del w:id="6" w:author="Art Office" w:date="2026-05-12T11:17:00Z">
        <w:r w:rsidDel="00341A9D">
          <w:delText>по Казахстану.</w:delText>
        </w:r>
      </w:del>
      <w:ins w:id="7" w:author="Art Office" w:date="2026-05-12T11:17:00Z">
        <w:r>
          <w:t>области</w:t>
        </w:r>
      </w:ins>
    </w:p>
    <w:p w:rsidR="004328EC" w:rsidRDefault="00341A9D">
      <w:pPr>
        <w:pStyle w:val="3"/>
      </w:pPr>
      <w:r>
        <w:t>Кнопки CTA (две)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«Бесплатный замер» — основная, открывает форму или </w:t>
      </w:r>
      <w:proofErr w:type="spellStart"/>
      <w:r>
        <w:rPr>
          <w:color w:val="000000"/>
        </w:rPr>
        <w:t>скроллит</w:t>
      </w:r>
      <w:proofErr w:type="spellEnd"/>
      <w:r>
        <w:rPr>
          <w:color w:val="000000"/>
        </w:rPr>
        <w:t xml:space="preserve"> к ней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«Смотреть объекты» — вторичная, </w:t>
      </w:r>
      <w:proofErr w:type="spellStart"/>
      <w:r>
        <w:rPr>
          <w:color w:val="000000"/>
        </w:rPr>
        <w:t>скроллит</w:t>
      </w:r>
      <w:proofErr w:type="spellEnd"/>
      <w:r>
        <w:rPr>
          <w:color w:val="000000"/>
        </w:rPr>
        <w:t xml:space="preserve"> к блоку с порт</w:t>
      </w:r>
      <w:r>
        <w:rPr>
          <w:color w:val="000000"/>
        </w:rPr>
        <w:t>фолио</w:t>
      </w:r>
    </w:p>
    <w:tbl>
      <w:tblPr>
        <w:tblStyle w:val="a8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 для дизайнера</w:t>
            </w:r>
          </w:p>
          <w:p w:rsidR="004328EC" w:rsidRDefault="00341A9D">
            <w:pPr>
              <w:spacing w:after="40"/>
            </w:pPr>
            <w:r>
              <w:t>Фон — крупн</w:t>
            </w:r>
            <w:del w:id="8" w:author="Art Office" w:date="2026-05-12T11:17:00Z">
              <w:r w:rsidDel="00341A9D">
                <w:delText>ое</w:delText>
              </w:r>
            </w:del>
            <w:ins w:id="9" w:author="Art Office" w:date="2026-05-12T11:17:00Z">
              <w:r>
                <w:t>ые</w:t>
              </w:r>
            </w:ins>
            <w:r>
              <w:t xml:space="preserve"> фото реальн</w:t>
            </w:r>
            <w:del w:id="10" w:author="Art Office" w:date="2026-05-12T11:17:00Z">
              <w:r w:rsidDel="00341A9D">
                <w:delText>ого</w:delText>
              </w:r>
            </w:del>
            <w:ins w:id="11" w:author="Art Office" w:date="2026-05-12T11:17:00Z">
              <w:r>
                <w:t>ых</w:t>
              </w:r>
            </w:ins>
            <w:r>
              <w:t xml:space="preserve"> объект</w:t>
            </w:r>
            <w:del w:id="12" w:author="Art Office" w:date="2026-05-12T11:17:00Z">
              <w:r w:rsidDel="00341A9D">
                <w:delText>а</w:delText>
              </w:r>
            </w:del>
            <w:ins w:id="13" w:author="Art Office" w:date="2026-05-12T11:17:00Z">
              <w:r>
                <w:t>ов</w:t>
              </w:r>
            </w:ins>
            <w:r>
              <w:t xml:space="preserve"> компании (фасад, витраж, перегородка). Из портфолио.</w:t>
            </w:r>
          </w:p>
          <w:p w:rsidR="004328EC" w:rsidRDefault="00341A9D">
            <w:pPr>
              <w:spacing w:after="40"/>
            </w:pPr>
            <w:r>
              <w:t xml:space="preserve">Можно сделать слайдер из 3 объектов (BMW, </w:t>
            </w:r>
            <w:proofErr w:type="spellStart"/>
            <w:r>
              <w:t>Maqan</w:t>
            </w:r>
            <w:proofErr w:type="spellEnd"/>
            <w:r>
              <w:t xml:space="preserve"> </w:t>
            </w:r>
            <w:proofErr w:type="spellStart"/>
            <w:r>
              <w:t>Hotel</w:t>
            </w:r>
            <w:proofErr w:type="spellEnd"/>
            <w:r>
              <w:t xml:space="preserve">, </w:t>
            </w:r>
            <w:proofErr w:type="spellStart"/>
            <w:r>
              <w:t>Burger</w:t>
            </w:r>
            <w:proofErr w:type="spellEnd"/>
            <w:r>
              <w:t xml:space="preserve"> </w:t>
            </w:r>
            <w:proofErr w:type="spellStart"/>
            <w:r>
              <w:t>King</w:t>
            </w:r>
            <w:proofErr w:type="spellEnd"/>
            <w:r>
              <w:t>).</w:t>
            </w:r>
          </w:p>
          <w:p w:rsidR="004328EC" w:rsidRDefault="00341A9D">
            <w:pPr>
              <w:spacing w:after="40"/>
            </w:pPr>
            <w:r>
              <w:t>Без сток-картинок и улыбающихся менеджеров.</w:t>
            </w:r>
          </w:p>
        </w:tc>
      </w:tr>
    </w:tbl>
    <w:p w:rsidR="004328EC" w:rsidRDefault="004328EC">
      <w:pPr>
        <w:spacing w:after="120"/>
      </w:pPr>
    </w:p>
    <w:tbl>
      <w:tblPr>
        <w:tblStyle w:val="a9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2. ЧТО МЫ ДЕЛАЕМ</w:t>
            </w:r>
          </w:p>
        </w:tc>
      </w:tr>
    </w:tbl>
    <w:p w:rsidR="004328EC" w:rsidRDefault="00341A9D">
      <w:pPr>
        <w:pStyle w:val="3"/>
      </w:pPr>
      <w:r>
        <w:t>Заголовок</w:t>
      </w:r>
    </w:p>
    <w:p w:rsidR="004328EC" w:rsidRDefault="00341A9D">
      <w:pPr>
        <w:spacing w:after="120"/>
      </w:pPr>
      <w:r>
        <w:t>Что мы производим и монтируем</w:t>
      </w:r>
    </w:p>
    <w:p w:rsidR="004328EC" w:rsidRDefault="00341A9D">
      <w:pPr>
        <w:pStyle w:val="3"/>
      </w:pPr>
      <w:r>
        <w:t>Подзаголовок</w:t>
      </w:r>
    </w:p>
    <w:p w:rsidR="004328EC" w:rsidRDefault="00341A9D">
      <w:pPr>
        <w:spacing w:after="120"/>
      </w:pPr>
      <w:r>
        <w:t xml:space="preserve">Полный список работ обсудим на </w:t>
      </w:r>
      <w:proofErr w:type="spellStart"/>
      <w:r>
        <w:t>созвоне</w:t>
      </w:r>
      <w:proofErr w:type="spellEnd"/>
      <w:r>
        <w:t xml:space="preserve"> — ниже основные направления</w:t>
      </w:r>
    </w:p>
    <w:p w:rsidR="004328EC" w:rsidRDefault="00341A9D">
      <w:pPr>
        <w:pStyle w:val="3"/>
      </w:pPr>
      <w:r>
        <w:t>Сетка карточек (3×3 на десктопе, 1 в ряд на мобильном)</w:t>
      </w:r>
    </w:p>
    <w:p w:rsidR="004328EC" w:rsidRDefault="00341A9D">
      <w:pPr>
        <w:spacing w:after="120"/>
      </w:pPr>
      <w:r>
        <w:t>Только название + 1 строка пояснения. Без длинных описаний — детали проговариваются по телефону.</w:t>
      </w:r>
    </w:p>
    <w:p w:rsidR="004328EC" w:rsidRDefault="004328EC">
      <w:pPr>
        <w:spacing w:after="120"/>
      </w:pP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Перегородки. </w:t>
      </w:r>
      <w:r>
        <w:rPr>
          <w:color w:val="000000"/>
        </w:rPr>
        <w:t>Стеклянные, алюминиевые, противопожарные, мобильные.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Двери. </w:t>
      </w:r>
      <w:r>
        <w:rPr>
          <w:color w:val="000000"/>
        </w:rPr>
        <w:t>Стеклянные, алюминиевые, металлические, автоматические.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Окна. </w:t>
      </w:r>
      <w:r>
        <w:rPr>
          <w:color w:val="000000"/>
        </w:rPr>
        <w:t xml:space="preserve">Алюминиевые </w:t>
      </w:r>
      <w:del w:id="14" w:author="Art Office" w:date="2026-05-12T11:18:00Z">
        <w:r w:rsidDel="00341A9D">
          <w:rPr>
            <w:color w:val="000000"/>
          </w:rPr>
          <w:delText>системы</w:delText>
        </w:r>
      </w:del>
      <w:ins w:id="15" w:author="Art Office" w:date="2026-05-12T11:18:00Z">
        <w:r>
          <w:rPr>
            <w:color w:val="000000"/>
          </w:rPr>
          <w:t>окна</w:t>
        </w:r>
      </w:ins>
      <w:r>
        <w:rPr>
          <w:color w:val="000000"/>
        </w:rPr>
        <w:t xml:space="preserve"> для жилых и коммерческих объектов.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Витражи и фасады. </w:t>
      </w:r>
      <w:r>
        <w:rPr>
          <w:color w:val="000000"/>
        </w:rPr>
        <w:t xml:space="preserve">Фасадное остекление, </w:t>
      </w:r>
      <w:del w:id="16" w:author="Art Office" w:date="2026-05-12T11:18:00Z">
        <w:r w:rsidDel="00341A9D">
          <w:rPr>
            <w:color w:val="000000"/>
          </w:rPr>
          <w:delText>навесные и вентилируемые фасады.</w:delText>
        </w:r>
      </w:del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Системы ограждений. </w:t>
      </w:r>
      <w:r>
        <w:rPr>
          <w:color w:val="000000"/>
        </w:rPr>
        <w:t>Стеклянные ограждения для лестниц, балконов, террас.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del w:id="17" w:author="Art Office" w:date="2026-05-12T11:18:00Z">
        <w:r w:rsidDel="00341A9D">
          <w:rPr>
            <w:b/>
            <w:bCs/>
            <w:color w:val="000000"/>
          </w:rPr>
          <w:delText xml:space="preserve">Стойки ресепшн. </w:delText>
        </w:r>
        <w:r w:rsidDel="00341A9D">
          <w:rPr>
            <w:color w:val="000000"/>
          </w:rPr>
          <w:delText>Изготовление по индивидуальному проекту.</w:delText>
        </w:r>
      </w:del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Изделия из стекла. </w:t>
      </w:r>
      <w:r>
        <w:rPr>
          <w:color w:val="000000"/>
        </w:rPr>
        <w:t>Козырьки</w:t>
      </w:r>
      <w:del w:id="18" w:author="Art Office" w:date="2026-05-12T11:18:00Z">
        <w:r w:rsidDel="00341A9D">
          <w:rPr>
            <w:color w:val="000000"/>
          </w:rPr>
          <w:delText>, полы, изделия из стекла и зеркал.</w:delText>
        </w:r>
      </w:del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del w:id="19" w:author="Art Office" w:date="2026-05-12T11:18:00Z">
        <w:r w:rsidDel="00341A9D">
          <w:rPr>
            <w:b/>
            <w:bCs/>
            <w:color w:val="000000"/>
          </w:rPr>
          <w:delText xml:space="preserve">Строительные работы. </w:delText>
        </w:r>
        <w:r w:rsidDel="00341A9D">
          <w:rPr>
            <w:color w:val="000000"/>
          </w:rPr>
          <w:delText>Общестроительные и интерьерные работы.</w:delText>
        </w:r>
      </w:del>
      <w:r>
        <w:rPr>
          <w:color w:val="000000"/>
        </w:rPr>
        <w:t xml:space="preserve"> </w:t>
      </w:r>
      <w:del w:id="20" w:author="Art Office" w:date="2026-05-12T11:18:00Z">
        <w:r w:rsidDel="00341A9D">
          <w:rPr>
            <w:color w:val="000000"/>
          </w:rPr>
          <w:delText>Лицензии.</w:delText>
        </w:r>
      </w:del>
      <w:ins w:id="21" w:author="Art Office" w:date="2026-05-12T11:19:00Z">
        <w:r>
          <w:rPr>
            <w:color w:val="000000"/>
          </w:rPr>
          <w:t>Государственная строительная лицензия</w:t>
        </w:r>
      </w:ins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del w:id="22" w:author="Art Office" w:date="2026-05-12T11:19:00Z">
        <w:r w:rsidDel="00341A9D">
          <w:rPr>
            <w:b/>
            <w:bCs/>
            <w:color w:val="000000"/>
          </w:rPr>
          <w:lastRenderedPageBreak/>
          <w:delText xml:space="preserve">Проекты «под ключ». </w:delText>
        </w:r>
        <w:r w:rsidDel="00341A9D">
          <w:rPr>
            <w:color w:val="000000"/>
          </w:rPr>
          <w:delText>Берём объект целиком: от проекта до сдачи.</w:delText>
        </w:r>
      </w:del>
    </w:p>
    <w:tbl>
      <w:tblPr>
        <w:tblStyle w:val="aa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</w:t>
            </w:r>
          </w:p>
          <w:p w:rsidR="004328EC" w:rsidRDefault="00341A9D">
            <w:pPr>
              <w:spacing w:after="40"/>
            </w:pPr>
            <w:r>
              <w:t xml:space="preserve">Карточки </w:t>
            </w:r>
            <w:proofErr w:type="spellStart"/>
            <w:r>
              <w:t>кликабельные</w:t>
            </w:r>
            <w:proofErr w:type="spellEnd"/>
            <w:r>
              <w:t xml:space="preserve"> — но не ведут на отдельные страницы (их нет). По клику — </w:t>
            </w:r>
            <w:proofErr w:type="spellStart"/>
            <w:r>
              <w:t>скролл</w:t>
            </w:r>
            <w:proofErr w:type="spellEnd"/>
            <w:r>
              <w:t xml:space="preserve"> к форме заявки с </w:t>
            </w:r>
            <w:proofErr w:type="spellStart"/>
            <w:r>
              <w:t>предзаполненным</w:t>
            </w:r>
            <w:proofErr w:type="spellEnd"/>
            <w:r>
              <w:t xml:space="preserve"> полем «интересующая услуга».</w:t>
            </w:r>
          </w:p>
          <w:p w:rsidR="004328EC" w:rsidRDefault="00341A9D">
            <w:pPr>
              <w:spacing w:after="40"/>
            </w:pPr>
            <w:r>
              <w:t>Иконки можно взять как ориентир со старого сайта, переработать в едином современном стиле.</w:t>
            </w:r>
          </w:p>
        </w:tc>
      </w:tr>
    </w:tbl>
    <w:p w:rsidR="004328EC" w:rsidRDefault="004328EC">
      <w:pPr>
        <w:spacing w:after="120"/>
      </w:pPr>
    </w:p>
    <w:tbl>
      <w:tblPr>
        <w:tblStyle w:val="ab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3. ПРЕИМУЩ</w:t>
            </w:r>
            <w:r>
              <w:rPr>
                <w:b/>
                <w:bCs/>
                <w:color w:val="FFFFFF"/>
                <w:sz w:val="26"/>
                <w:szCs w:val="26"/>
              </w:rPr>
              <w:t>ЕСТВА (КОРОТКО)</w:t>
            </w:r>
          </w:p>
        </w:tc>
      </w:tr>
    </w:tbl>
    <w:p w:rsidR="004328EC" w:rsidRDefault="00341A9D">
      <w:pPr>
        <w:pStyle w:val="3"/>
      </w:pPr>
      <w:r>
        <w:t>Заголовок</w:t>
      </w:r>
    </w:p>
    <w:p w:rsidR="004328EC" w:rsidRDefault="00341A9D">
      <w:pPr>
        <w:spacing w:after="120"/>
      </w:pPr>
      <w:r>
        <w:t>Почему с нами работают</w:t>
      </w:r>
    </w:p>
    <w:p w:rsidR="004328EC" w:rsidRDefault="00341A9D">
      <w:pPr>
        <w:pStyle w:val="3"/>
      </w:pPr>
      <w:r>
        <w:t>4 пункта в ряд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Полный цикл «под ключ». От первого эскиза до сдачи объекта.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Собственное проектирование. Свой отдел и партнёрство с </w:t>
      </w:r>
      <w:del w:id="23" w:author="Art Office" w:date="2026-05-12T11:19:00Z">
        <w:r w:rsidDel="00341A9D">
          <w:rPr>
            <w:color w:val="000000"/>
          </w:rPr>
          <w:delText>КБ Москвы.</w:delText>
        </w:r>
      </w:del>
      <w:ins w:id="24" w:author="Art Office" w:date="2026-05-12T11:19:00Z">
        <w:r>
          <w:rPr>
            <w:color w:val="000000"/>
          </w:rPr>
          <w:t>заводами изготовителями</w:t>
        </w:r>
      </w:ins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ins w:id="25" w:author="Art Office" w:date="2026-05-12T11:19:00Z">
        <w:r>
          <w:rPr>
            <w:color w:val="000000"/>
          </w:rPr>
          <w:t xml:space="preserve">Государственная строительная </w:t>
        </w:r>
        <w:proofErr w:type="gramStart"/>
        <w:r>
          <w:rPr>
            <w:color w:val="000000"/>
          </w:rPr>
          <w:t xml:space="preserve">лицензия </w:t>
        </w:r>
      </w:ins>
      <w:del w:id="26" w:author="Art Office" w:date="2026-05-12T11:20:00Z">
        <w:r w:rsidDel="00341A9D">
          <w:rPr>
            <w:color w:val="000000"/>
          </w:rPr>
          <w:delText>Лицензии</w:delText>
        </w:r>
      </w:del>
      <w:r>
        <w:rPr>
          <w:color w:val="000000"/>
        </w:rPr>
        <w:t xml:space="preserve"> </w:t>
      </w:r>
      <w:r>
        <w:rPr>
          <w:color w:val="000000"/>
        </w:rPr>
        <w:t>н</w:t>
      </w:r>
      <w:r>
        <w:rPr>
          <w:color w:val="000000"/>
        </w:rPr>
        <w:t>а</w:t>
      </w:r>
      <w:proofErr w:type="gramEnd"/>
      <w:r>
        <w:rPr>
          <w:color w:val="000000"/>
        </w:rPr>
        <w:t xml:space="preserve"> все виды работ. Официально и без посредников.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Бесплатный замер и расчёт. Инженер выезжает на объект.</w:t>
      </w:r>
    </w:p>
    <w:tbl>
      <w:tblPr>
        <w:tblStyle w:val="ac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</w:t>
            </w:r>
          </w:p>
          <w:p w:rsidR="004328EC" w:rsidRDefault="00341A9D">
            <w:pPr>
              <w:spacing w:after="40"/>
            </w:pPr>
            <w:r>
              <w:t>4 иконки в ряд на десктопе, 2×2 на мобильном.</w:t>
            </w:r>
          </w:p>
          <w:p w:rsidR="004328EC" w:rsidRDefault="00341A9D">
            <w:pPr>
              <w:spacing w:after="40"/>
            </w:pPr>
            <w:r>
              <w:t>Без длинных подписей. Достаточно одной строки на пункт.</w:t>
            </w:r>
          </w:p>
        </w:tc>
      </w:tr>
    </w:tbl>
    <w:p w:rsidR="004328EC" w:rsidRDefault="004328EC">
      <w:pPr>
        <w:spacing w:after="120"/>
      </w:pPr>
    </w:p>
    <w:tbl>
      <w:tblPr>
        <w:tblStyle w:val="ad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4. ОБЪЕКТЫ — ПОРТФОЛИО</w:t>
            </w:r>
          </w:p>
        </w:tc>
      </w:tr>
    </w:tbl>
    <w:p w:rsidR="004328EC" w:rsidRDefault="00341A9D">
      <w:pPr>
        <w:pStyle w:val="3"/>
      </w:pPr>
      <w:r>
        <w:t>Заголовок</w:t>
      </w:r>
    </w:p>
    <w:p w:rsidR="004328EC" w:rsidRDefault="00341A9D">
      <w:pPr>
        <w:spacing w:after="120"/>
      </w:pPr>
      <w:r>
        <w:t>Объекты, которые мы построили и оснастили</w:t>
      </w:r>
    </w:p>
    <w:p w:rsidR="004328EC" w:rsidRDefault="00341A9D">
      <w:pPr>
        <w:pStyle w:val="3"/>
      </w:pPr>
      <w:r>
        <w:t>Карусель/сетка из 6 объектов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 xml:space="preserve">BMW </w:t>
      </w:r>
      <w:proofErr w:type="spellStart"/>
      <w:r>
        <w:rPr>
          <w:color w:val="000000"/>
        </w:rPr>
        <w:t>Lifestyle</w:t>
      </w:r>
      <w:proofErr w:type="spellEnd"/>
      <w:r>
        <w:rPr>
          <w:color w:val="000000"/>
        </w:rPr>
        <w:t xml:space="preserve"> — </w:t>
      </w:r>
      <w:proofErr w:type="spellStart"/>
      <w:r>
        <w:rPr>
          <w:color w:val="000000"/>
        </w:rPr>
        <w:t>шоурум</w:t>
      </w:r>
      <w:proofErr w:type="spellEnd"/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Maqan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Hotel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Almaty</w:t>
      </w:r>
      <w:proofErr w:type="spellEnd"/>
      <w:r>
        <w:rPr>
          <w:color w:val="000000"/>
        </w:rPr>
        <w:t xml:space="preserve"> — отель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ТК «</w:t>
      </w:r>
      <w:proofErr w:type="spellStart"/>
      <w:r>
        <w:rPr>
          <w:color w:val="000000"/>
        </w:rPr>
        <w:t>Galleria</w:t>
      </w:r>
      <w:proofErr w:type="spellEnd"/>
      <w:r>
        <w:rPr>
          <w:color w:val="000000"/>
        </w:rPr>
        <w:t>», г. Иссык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Комплекс в г. Талгар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proofErr w:type="spellStart"/>
      <w:r>
        <w:rPr>
          <w:color w:val="000000"/>
        </w:rPr>
        <w:t>Burger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King</w:t>
      </w:r>
      <w:proofErr w:type="spellEnd"/>
      <w:r>
        <w:rPr>
          <w:color w:val="000000"/>
        </w:rPr>
        <w:t xml:space="preserve"> — ресторан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+ 1 объект на выбор для шестой ячейки</w:t>
      </w:r>
    </w:p>
    <w:p w:rsidR="004328EC" w:rsidRDefault="00341A9D">
      <w:pPr>
        <w:spacing w:after="120"/>
      </w:pPr>
      <w:r>
        <w:t>Карточка: главное фото · название · тип объекта (1 слово). Без длинных описаний.</w:t>
      </w:r>
    </w:p>
    <w:tbl>
      <w:tblPr>
        <w:tblStyle w:val="ae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</w:t>
            </w:r>
          </w:p>
          <w:p w:rsidR="004328EC" w:rsidRDefault="00341A9D">
            <w:pPr>
              <w:spacing w:after="40"/>
            </w:pPr>
            <w:r>
              <w:t>Фотографии объектов — главный визуальный аргумент сайта. Им нужно дать максимум места.</w:t>
            </w:r>
          </w:p>
          <w:p w:rsidR="004328EC" w:rsidRDefault="00341A9D">
            <w:pPr>
              <w:spacing w:after="40"/>
            </w:pPr>
            <w:r>
              <w:t xml:space="preserve">По клику на карточку — </w:t>
            </w:r>
            <w:proofErr w:type="spellStart"/>
            <w:r>
              <w:t>лайтбокс</w:t>
            </w:r>
            <w:proofErr w:type="spellEnd"/>
            <w:r>
              <w:t xml:space="preserve"> с галереей 5–8 фото без перехода на отдельну</w:t>
            </w:r>
            <w:r>
              <w:t>ю страницу.</w:t>
            </w:r>
          </w:p>
          <w:p w:rsidR="004328EC" w:rsidRDefault="00341A9D">
            <w:pPr>
              <w:spacing w:after="40"/>
            </w:pPr>
            <w:r>
              <w:t>Все фото взять с действующего сайта.</w:t>
            </w:r>
          </w:p>
        </w:tc>
      </w:tr>
    </w:tbl>
    <w:p w:rsidR="004328EC" w:rsidRDefault="004328EC">
      <w:pPr>
        <w:spacing w:after="120"/>
      </w:pPr>
    </w:p>
    <w:tbl>
      <w:tblPr>
        <w:tblStyle w:val="af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lastRenderedPageBreak/>
              <w:t>БЛОК 5. НАМ ДОВЕРЯЮТ — ЛОГОТИПЫ</w:t>
            </w:r>
          </w:p>
        </w:tc>
      </w:tr>
    </w:tbl>
    <w:p w:rsidR="004328EC" w:rsidRDefault="00341A9D">
      <w:pPr>
        <w:pStyle w:val="3"/>
      </w:pPr>
      <w:r>
        <w:t>Заголовок</w:t>
      </w:r>
    </w:p>
    <w:p w:rsidR="004328EC" w:rsidRDefault="00341A9D">
      <w:pPr>
        <w:spacing w:after="120"/>
      </w:pPr>
      <w:r>
        <w:t>Нам доверяют</w:t>
      </w:r>
    </w:p>
    <w:p w:rsidR="004328EC" w:rsidRDefault="00341A9D">
      <w:pPr>
        <w:pStyle w:val="3"/>
      </w:pPr>
      <w:r>
        <w:t>Содержание</w:t>
      </w:r>
    </w:p>
    <w:p w:rsidR="004328EC" w:rsidRDefault="00341A9D">
      <w:pPr>
        <w:spacing w:after="120"/>
      </w:pPr>
      <w:r>
        <w:t xml:space="preserve">Лента логотипов клиентов: BMW, </w:t>
      </w:r>
      <w:proofErr w:type="spellStart"/>
      <w:r>
        <w:t>Burger</w:t>
      </w:r>
      <w:proofErr w:type="spellEnd"/>
      <w:r>
        <w:t xml:space="preserve"> </w:t>
      </w:r>
      <w:proofErr w:type="spellStart"/>
      <w:r>
        <w:t>King</w:t>
      </w:r>
      <w:proofErr w:type="spellEnd"/>
      <w:r>
        <w:t xml:space="preserve">, </w:t>
      </w:r>
      <w:proofErr w:type="spellStart"/>
      <w:r>
        <w:t>Maqan</w:t>
      </w:r>
      <w:proofErr w:type="spellEnd"/>
      <w:r>
        <w:t xml:space="preserve"> </w:t>
      </w:r>
      <w:proofErr w:type="spellStart"/>
      <w:r>
        <w:t>Hotel</w:t>
      </w:r>
      <w:proofErr w:type="spellEnd"/>
      <w:r>
        <w:t xml:space="preserve"> и другие — с действующего сайта.</w:t>
      </w:r>
    </w:p>
    <w:tbl>
      <w:tblPr>
        <w:tblStyle w:val="af0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</w:t>
            </w:r>
          </w:p>
          <w:p w:rsidR="004328EC" w:rsidRDefault="00341A9D">
            <w:pPr>
              <w:spacing w:after="40"/>
            </w:pPr>
            <w:r>
              <w:t>Логотипы привести к единому виду: одинаковая высота, серый цвет, при наведении — цветной.</w:t>
            </w:r>
          </w:p>
          <w:p w:rsidR="004328EC" w:rsidRDefault="00341A9D">
            <w:pPr>
              <w:spacing w:after="40"/>
            </w:pPr>
            <w:r>
              <w:t>Лента может медленно прокручиваться автоматически.</w:t>
            </w:r>
          </w:p>
          <w:p w:rsidR="004328EC" w:rsidRDefault="00341A9D">
            <w:pPr>
              <w:spacing w:after="40"/>
            </w:pPr>
            <w:r>
              <w:t>Это сильнее любых текстов — клиенту достаточно увидеть знакомые бренды.</w:t>
            </w:r>
          </w:p>
        </w:tc>
      </w:tr>
    </w:tbl>
    <w:p w:rsidR="004328EC" w:rsidRDefault="004328EC">
      <w:pPr>
        <w:spacing w:after="120"/>
      </w:pPr>
    </w:p>
    <w:tbl>
      <w:tblPr>
        <w:tblStyle w:val="af1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6. КАК МЫ РАБОТАЕМ — 3 ШАГА</w:t>
            </w:r>
          </w:p>
        </w:tc>
      </w:tr>
    </w:tbl>
    <w:p w:rsidR="004328EC" w:rsidRDefault="00341A9D">
      <w:pPr>
        <w:pStyle w:val="3"/>
      </w:pPr>
      <w:r>
        <w:t>Заголовок</w:t>
      </w:r>
    </w:p>
    <w:p w:rsidR="004328EC" w:rsidRDefault="00341A9D">
      <w:pPr>
        <w:spacing w:after="120"/>
      </w:pPr>
      <w:r>
        <w:t>От заявки до сдачи объекта — 3 шага</w:t>
      </w:r>
    </w:p>
    <w:p w:rsidR="004328EC" w:rsidRDefault="00341A9D">
      <w:pPr>
        <w:pStyle w:val="3"/>
      </w:pPr>
      <w:r>
        <w:t>3 шага (упрощённо)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1. </w:t>
      </w:r>
      <w:r>
        <w:rPr>
          <w:color w:val="000000"/>
        </w:rPr>
        <w:t xml:space="preserve">Заявка и </w:t>
      </w:r>
      <w:proofErr w:type="spellStart"/>
      <w:r>
        <w:rPr>
          <w:color w:val="000000"/>
        </w:rPr>
        <w:t>созвон</w:t>
      </w:r>
      <w:proofErr w:type="spellEnd"/>
      <w:r>
        <w:rPr>
          <w:color w:val="000000"/>
        </w:rPr>
        <w:t>. Обсуждаем задачу, объект, материалы, сроки.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2. </w:t>
      </w:r>
      <w:r>
        <w:rPr>
          <w:color w:val="000000"/>
        </w:rPr>
        <w:t>Замер и расчёт. Инженер выезжает на объект бесплатно. Готовим проект и смету.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b/>
          <w:bCs/>
          <w:color w:val="000000"/>
        </w:rPr>
        <w:t xml:space="preserve">3. </w:t>
      </w:r>
      <w:r>
        <w:rPr>
          <w:color w:val="000000"/>
        </w:rPr>
        <w:t>Производство и монтаж. Изготавливаем, приво</w:t>
      </w:r>
      <w:r>
        <w:rPr>
          <w:color w:val="000000"/>
        </w:rPr>
        <w:t>зим, монтируем, сдаём с гарантией</w:t>
      </w:r>
      <w:ins w:id="27" w:author="Art Office" w:date="2026-05-12T11:21:00Z">
        <w:r>
          <w:rPr>
            <w:color w:val="000000"/>
          </w:rPr>
          <w:t xml:space="preserve"> 5 лет</w:t>
        </w:r>
      </w:ins>
      <w:bookmarkStart w:id="28" w:name="_GoBack"/>
      <w:bookmarkEnd w:id="28"/>
      <w:r>
        <w:rPr>
          <w:color w:val="000000"/>
        </w:rPr>
        <w:t>.</w:t>
      </w:r>
    </w:p>
    <w:tbl>
      <w:tblPr>
        <w:tblStyle w:val="af2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</w:t>
            </w:r>
          </w:p>
          <w:p w:rsidR="004328EC" w:rsidRDefault="00341A9D">
            <w:pPr>
              <w:spacing w:after="40"/>
            </w:pPr>
            <w:r>
              <w:t>Горизонтальная линия с 3 шагами на десктопе, вертикальная — на мобильном.</w:t>
            </w:r>
          </w:p>
          <w:p w:rsidR="004328EC" w:rsidRDefault="00341A9D">
            <w:pPr>
              <w:spacing w:after="40"/>
            </w:pPr>
            <w:r>
              <w:t xml:space="preserve">Не растягивать в 5–7 шагов: для </w:t>
            </w:r>
            <w:proofErr w:type="spellStart"/>
            <w:r>
              <w:t>лендинга</w:t>
            </w:r>
            <w:proofErr w:type="spellEnd"/>
            <w:r>
              <w:t xml:space="preserve"> достаточно трёх.</w:t>
            </w:r>
          </w:p>
        </w:tc>
      </w:tr>
    </w:tbl>
    <w:p w:rsidR="004328EC" w:rsidRDefault="004328EC">
      <w:pPr>
        <w:spacing w:after="120"/>
      </w:pPr>
    </w:p>
    <w:tbl>
      <w:tblPr>
        <w:tblStyle w:val="af3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7. ФОРМА ЗАЯВКИ</w:t>
            </w:r>
          </w:p>
        </w:tc>
      </w:tr>
    </w:tbl>
    <w:p w:rsidR="004328EC" w:rsidRDefault="00341A9D">
      <w:pPr>
        <w:pStyle w:val="3"/>
      </w:pPr>
      <w:r>
        <w:t>Заголовок</w:t>
      </w:r>
    </w:p>
    <w:p w:rsidR="004328EC" w:rsidRDefault="00341A9D">
      <w:pPr>
        <w:spacing w:after="120"/>
      </w:pPr>
      <w:r>
        <w:t>Оставьте заявку — рассчитаем ваш проект бесплатно</w:t>
      </w:r>
    </w:p>
    <w:p w:rsidR="004328EC" w:rsidRDefault="00341A9D">
      <w:pPr>
        <w:pStyle w:val="3"/>
      </w:pPr>
      <w:r>
        <w:t>Подзаголовок</w:t>
      </w:r>
    </w:p>
    <w:p w:rsidR="004328EC" w:rsidRDefault="00341A9D">
      <w:pPr>
        <w:spacing w:after="120"/>
      </w:pPr>
      <w:r>
        <w:t>Перезвоним в рабочее время и обсудим детали</w:t>
      </w:r>
    </w:p>
    <w:p w:rsidR="004328EC" w:rsidRDefault="00341A9D">
      <w:pPr>
        <w:pStyle w:val="3"/>
      </w:pPr>
      <w:r>
        <w:t>Поля формы (минимум)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Имя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Телефон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Что интересует — выпадающий список (9 направлений + «другое»)</w:t>
      </w:r>
    </w:p>
    <w:p w:rsidR="004328EC" w:rsidRDefault="00341A9D">
      <w:pPr>
        <w:spacing w:after="120"/>
      </w:pPr>
      <w:r>
        <w:t>Кнопка: «Отправить заявку»</w:t>
      </w:r>
    </w:p>
    <w:p w:rsidR="004328EC" w:rsidRDefault="00341A9D">
      <w:pPr>
        <w:spacing w:after="120"/>
      </w:pPr>
      <w:r>
        <w:t>Под формой мелко: «Нажимая кнопку, вы соглашаетесь с обработкой персональных данных»</w:t>
      </w:r>
    </w:p>
    <w:p w:rsidR="004328EC" w:rsidRDefault="00341A9D">
      <w:pPr>
        <w:pStyle w:val="3"/>
      </w:pPr>
      <w:r>
        <w:t>Альтернативные способы связи (рядом с формой)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t>Позвонить: +7 (700) 399 79 31 / +7 (727) 222 33 44</w:t>
      </w:r>
    </w:p>
    <w:p w:rsidR="004328EC" w:rsidRDefault="00341A9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color w:val="000000"/>
        </w:rPr>
        <w:lastRenderedPageBreak/>
        <w:t xml:space="preserve">Написать в </w:t>
      </w:r>
      <w:proofErr w:type="spellStart"/>
      <w:r>
        <w:rPr>
          <w:color w:val="000000"/>
        </w:rPr>
        <w:t>WhatsApp</w:t>
      </w:r>
      <w:proofErr w:type="spellEnd"/>
    </w:p>
    <w:tbl>
      <w:tblPr>
        <w:tblStyle w:val="af4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2F8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4328EC" w:rsidRDefault="00341A9D">
            <w:pPr>
              <w:spacing w:after="80"/>
            </w:pPr>
            <w:r>
              <w:rPr>
                <w:b/>
                <w:bCs/>
                <w:color w:val="1F4E79"/>
              </w:rPr>
              <w:t>Комментарий</w:t>
            </w:r>
          </w:p>
          <w:p w:rsidR="004328EC" w:rsidRDefault="00341A9D">
            <w:pPr>
              <w:spacing w:after="40"/>
            </w:pPr>
            <w:r>
              <w:t>Минимум полей — максимум заявок.</w:t>
            </w:r>
          </w:p>
          <w:p w:rsidR="004328EC" w:rsidRDefault="00341A9D">
            <w:pPr>
              <w:spacing w:after="40"/>
            </w:pPr>
            <w:r>
              <w:t xml:space="preserve">Менеджер </w:t>
            </w:r>
            <w:r>
              <w:t>выяснит остальное по телефону.</w:t>
            </w:r>
          </w:p>
        </w:tc>
      </w:tr>
    </w:tbl>
    <w:p w:rsidR="004328EC" w:rsidRDefault="004328EC">
      <w:pPr>
        <w:spacing w:after="120"/>
      </w:pPr>
    </w:p>
    <w:tbl>
      <w:tblPr>
        <w:tblStyle w:val="af5"/>
        <w:tblW w:w="9360" w:type="dxa"/>
        <w:tblInd w:w="-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328EC"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4328EC" w:rsidRDefault="00341A9D">
            <w:r>
              <w:rPr>
                <w:b/>
                <w:bCs/>
                <w:color w:val="FFFFFF"/>
                <w:sz w:val="26"/>
                <w:szCs w:val="26"/>
              </w:rPr>
              <w:t>БЛОК 8. ПОДВАЛ</w:t>
            </w:r>
          </w:p>
        </w:tc>
      </w:tr>
    </w:tbl>
    <w:p w:rsidR="004328EC" w:rsidRDefault="00341A9D">
      <w:pPr>
        <w:pStyle w:val="3"/>
      </w:pPr>
      <w:r>
        <w:t>Содержание (компактно)</w:t>
      </w:r>
    </w:p>
    <w:p w:rsidR="004328EC" w:rsidRDefault="00341A9D">
      <w:pPr>
        <w:spacing w:after="120"/>
      </w:pPr>
      <w:r>
        <w:t>Логотип ART OFFICE GROUP</w:t>
      </w:r>
    </w:p>
    <w:p w:rsidR="004328EC" w:rsidRPr="00341A9D" w:rsidRDefault="00341A9D">
      <w:pPr>
        <w:spacing w:after="120"/>
        <w:rPr>
          <w:lang w:val="en-US"/>
        </w:rPr>
      </w:pPr>
      <w:r>
        <w:t>ТОО</w:t>
      </w:r>
      <w:r w:rsidRPr="00341A9D">
        <w:rPr>
          <w:lang w:val="en-US"/>
        </w:rPr>
        <w:t xml:space="preserve"> «ART OFFICE GROUP»</w:t>
      </w:r>
    </w:p>
    <w:p w:rsidR="004328EC" w:rsidRDefault="00341A9D">
      <w:pPr>
        <w:spacing w:after="120"/>
      </w:pPr>
      <w:r>
        <w:t>г</w:t>
      </w:r>
      <w:r w:rsidRPr="00341A9D">
        <w:rPr>
          <w:lang w:val="en-US"/>
        </w:rPr>
        <w:t xml:space="preserve">. </w:t>
      </w:r>
      <w:r>
        <w:t>Алматы</w:t>
      </w:r>
      <w:r w:rsidRPr="00341A9D">
        <w:rPr>
          <w:lang w:val="en-US"/>
        </w:rPr>
        <w:t xml:space="preserve">, </w:t>
      </w:r>
      <w:proofErr w:type="spellStart"/>
      <w:r>
        <w:t>ул</w:t>
      </w:r>
      <w:proofErr w:type="spellEnd"/>
      <w:r w:rsidRPr="00341A9D">
        <w:rPr>
          <w:lang w:val="en-US"/>
        </w:rPr>
        <w:t xml:space="preserve">. </w:t>
      </w:r>
      <w:proofErr w:type="spellStart"/>
      <w:r>
        <w:t>Мауленова</w:t>
      </w:r>
      <w:proofErr w:type="spellEnd"/>
      <w:r>
        <w:t>, 111, оф. 2</w:t>
      </w:r>
    </w:p>
    <w:p w:rsidR="004328EC" w:rsidRDefault="00341A9D">
      <w:pPr>
        <w:spacing w:after="120"/>
      </w:pPr>
      <w:r>
        <w:t>+7 (700) 399 79 31  ·  +7 (727) 222 33 44</w:t>
      </w:r>
    </w:p>
    <w:p w:rsidR="004328EC" w:rsidRDefault="00341A9D">
      <w:pPr>
        <w:spacing w:after="120"/>
      </w:pPr>
      <w:r>
        <w:t>info@art-office.kz</w:t>
      </w:r>
    </w:p>
    <w:p w:rsidR="004328EC" w:rsidRDefault="00341A9D">
      <w:pPr>
        <w:spacing w:after="120"/>
      </w:pPr>
      <w:proofErr w:type="spellStart"/>
      <w:r>
        <w:t>Пн</w:t>
      </w:r>
      <w:proofErr w:type="spellEnd"/>
      <w:r>
        <w:t>–</w:t>
      </w:r>
      <w:proofErr w:type="spellStart"/>
      <w:r>
        <w:t>Пт</w:t>
      </w:r>
      <w:proofErr w:type="spellEnd"/>
      <w:r>
        <w:t>, 9:00–18:00</w:t>
      </w:r>
    </w:p>
    <w:p w:rsidR="004328EC" w:rsidRDefault="00341A9D">
      <w:pPr>
        <w:spacing w:after="120"/>
      </w:pPr>
      <w:r>
        <w:t xml:space="preserve">Иконки </w:t>
      </w:r>
      <w:proofErr w:type="spellStart"/>
      <w:r>
        <w:t>соцсетей</w:t>
      </w:r>
      <w:proofErr w:type="spellEnd"/>
      <w:r>
        <w:t xml:space="preserve"> с действующего сайта</w:t>
      </w:r>
    </w:p>
    <w:p w:rsidR="004328EC" w:rsidRDefault="00341A9D">
      <w:pPr>
        <w:spacing w:after="120"/>
      </w:pPr>
      <w:r>
        <w:t>© 2026 ART OFFICE GROUP</w:t>
      </w:r>
    </w:p>
    <w:p w:rsidR="004328EC" w:rsidRDefault="004328EC">
      <w:pPr>
        <w:pageBreakBefore/>
      </w:pPr>
    </w:p>
    <w:p w:rsidR="004328EC" w:rsidRDefault="00341A9D">
      <w:pPr>
        <w:spacing w:after="120"/>
      </w:pPr>
      <w:r>
        <w:rPr>
          <w:i/>
          <w:iCs/>
          <w:color w:val="595959"/>
        </w:rPr>
        <w:t xml:space="preserve">Документ подготовлен под одностраничный сайт ART OFFICE GROUP. Подробная информация о материалах, проектах, сроках и ценах не выводится на сайт — выясняется при </w:t>
      </w:r>
      <w:proofErr w:type="spellStart"/>
      <w:r>
        <w:rPr>
          <w:i/>
          <w:iCs/>
          <w:color w:val="595959"/>
        </w:rPr>
        <w:t>созвоне</w:t>
      </w:r>
      <w:proofErr w:type="spellEnd"/>
      <w:r>
        <w:rPr>
          <w:i/>
          <w:iCs/>
          <w:color w:val="595959"/>
        </w:rPr>
        <w:t xml:space="preserve"> с клиентом.</w:t>
      </w:r>
    </w:p>
    <w:sectPr w:rsidR="004328EC">
      <w:pgSz w:w="11906" w:h="16838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57D6BE04-0B7B-4116-88BF-C20EB3B26C43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C39C78D-06C5-48F7-8B74-EE51D8128309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6F6E90C6-CE56-4548-A527-6831D1350C0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09B5E09"/>
    <w:multiLevelType w:val="multilevel"/>
    <w:tmpl w:val="B4826794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Art Office">
    <w15:presenceInfo w15:providerId="None" w15:userId="Art Offi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TrueTypeFonts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8EC"/>
    <w:rsid w:val="00341A9D"/>
    <w:rsid w:val="00432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E8A7593-67A3-40CE-BCE7-F84AFFCB0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2">
    <w:name w:val="heading 2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basedOn w:val="a"/>
    <w:next w:val="a"/>
    <w:pPr>
      <w:pBdr>
        <w:top w:val="nil"/>
        <w:left w:val="nil"/>
        <w:bottom w:val="nil"/>
        <w:right w:val="nil"/>
        <w:between w:val="nil"/>
      </w:pBdr>
      <w:spacing w:before="200" w:after="120"/>
      <w:outlineLvl w:val="2"/>
    </w:pPr>
    <w:rPr>
      <w:b/>
      <w:bCs/>
      <w:color w:val="595959"/>
    </w:rPr>
  </w:style>
  <w:style w:type="paragraph" w:styleId="4">
    <w:name w:val="heading 4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6">
    <w:name w:val="heading 6"/>
    <w:basedOn w:val="a"/>
    <w:next w:val="a"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941</Words>
  <Characters>5366</Characters>
  <Application>Microsoft Office Word</Application>
  <DocSecurity>0</DocSecurity>
  <Lines>44</Lines>
  <Paragraphs>12</Paragraphs>
  <ScaleCrop>false</ScaleCrop>
  <Company/>
  <LinksUpToDate>false</LinksUpToDate>
  <CharactersWithSpaces>6295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 Office</cp:lastModifiedBy>
  <cp:revision>2</cp:revision>
  <dcterms:created xsi:type="dcterms:W3CDTF">2026-05-12T06:12:00Z</dcterms:created>
  <dcterms:modified xsi:type="dcterms:W3CDTF">2026-05-12T06:21:00Z</dcterms:modified>
</cp:coreProperties>
</file>